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pPr>
        <w:pStyle w:val="Title"/>
      </w:pPr>
      <w:r>
        <w:t xml:space="preserve">TIÊU ĐỀ</w:t>
      </w:r>
    </w:p>
    <w:p>
      <w:pPr>
        <w:pStyle w:val="Heading2"/>
      </w:pPr>
      <w:r>
        <w:t xml:space="preserve">Mục 2</w:t>
      </w:r>
    </w:p>
    <w:p>
      <w:pPr>
        <w:pStyle w:val="Heading4"/>
      </w:pPr>
      <w:r>
        <w:t xml:space="preserve">Mục 4</w:t>
      </w:r>
    </w:p>
    <w:p>
      <w:pPr>
        <w:jc w:val="center"/>
      </w:pPr>
      <w:r>
        <w:t xml:space="preserve">Giữa</w:t>
      </w:r>
    </w:p>
    <w:p>
      <w:pPr>
        <w:jc w:val="end"/>
      </w:pPr>
      <w:r>
        <w:t xml:space="preserve">Phải</w:t>
      </w:r>
    </w:p>
    <w:p>
      <w:r>
        <w:rPr>
          <w:b/>
        </w:rPr>
        <w:t xml:space="preserve">Đậm </w:t>
      </w:r>
      <w:r>
        <w:rPr>
          <w:b/>
        </w:rPr>
        <w:t xml:space="preserve">liền</w:t>
      </w:r>
      <w:r>
        <w:t xml:space="preserve"> thường </w:t>
      </w:r>
      <w:r>
        <w:rPr>
          <w:i/>
        </w:rPr>
        <w:t xml:space="preserve">nghiêng</w:t>
      </w:r>
    </w:p>
    <w:p>
      <w:r>
        <w:t xml:space="preserve">Dòng một</w:t>
      </w:r>
      <w:r>
        <w:br/>
      </w:r>
      <w:r>
        <w:t xml:space="preserve">Dòng hai</w:t>
      </w:r>
      <w:r>
        <w:tab/>
      </w:r>
      <w:r>
        <w:t xml:space="preserve">sau tab</w:t>
      </w:r>
    </w:p>
    <w:p>
      <w:r>
        <w:br w:type="page"/>
      </w:r>
      <w:r>
        <w:t xml:space="preserve">Sau ngắt trang</w:t>
      </w:r>
    </w:p>
    <w:p>
      <w:pPr>
        <w:numPr>
          <w:ilvl w:val="0"/>
          <w:numId w:val="1"/>
        </w:numPr>
      </w:pPr>
      <w:r>
        <w:t xml:space="preserve">Mục một</w:t>
      </w:r>
    </w:p>
    <w:p>
      <w:pPr>
        <w:numPr>
          <w:ilvl w:val="0"/>
          <w:numId w:val="1"/>
        </w:numPr>
      </w:pPr>
      <w:r>
        <w:t xml:space="preserve">Mục hai</w:t>
      </w:r>
    </w:p>
    <w:p>
      <w:r>
        <w:t xml:space="preserve">Giữ </w:t>
      </w:r>
      <w:ins w:id="1" w:author="A">
        <w:r>
          <w:t xml:space="preserve">chèn</w:t>
        </w:r>
      </w:ins>
      <w:del w:id="2" w:author="A">
        <w:r>
          <w:delText>xóa</w:delText>
        </w:r>
      </w:del>
    </w:p>
    <w:p>
      <w:sdt>
        <w:sdtContent>
          <w:r>
            <w:t xml:space="preserve">Trong sdt</w:t>
          </w:r>
        </w:sdtContent>
      </w:sdt>
    </w:p>
    <w:p>
      <w:r>
        <w:fldChar w:fldCharType="begin"/>
      </w:r>
      <w:r>
        <w:instrText> PAGE </w:instrText>
      </w:r>
      <w:r>
        <w:fldChar w:fldCharType="end"/>
      </w:r>
      <w:r>
        <w:t xml:space="preserve">Sau field</w:t>
      </w:r>
    </w:p>
    <w:p>
      <w:r>
        <w:t xml:space="preserve">Có chú thích</w:t>
      </w:r>
      <w:r>
        <w:footnoteReference w:id="1"/>
      </w:r>
      <w:commentRangeStart w:id="0"/>
      <w:r>
        <w:t xml:space="preserve">bình luận</w:t>
      </w:r>
      <w:commentRangeEnd w:id="0"/>
      <w:r>
        <w:commentReference w:id="0"/>
      </w:r>
    </w:p>
    <w:p>
      <w:r>
        <w:pict>
          <v:shape>
            <v:textbox>
              <w:txbxContent>
                <w:p>
                  <w:r>
                    <w:t xml:space="preserve">Trong hộp chữ</w:t>
                  </w:r>
                </w:p>
              </w:txbxContent>
            </v:textbox>
          </v:shape>
        </w:pict>
      </w:r>
    </w:p>
    <w:tbl>
      <w:tblPr>
        <w:tblW w:w="0" w:type="auto"/>
      </w:tblPr>
      <w:tr>
        <w:tc>
          <w:p>
            <w:r>
              <w:t xml:space="preserve">Ngoài</w:t>
            </w:r>
          </w:p>
          <w:tbl>
            <w:tblPr>
              <w:tblW w:w="0" w:type="auto"/>
            </w:tblPr>
            <w:tr>
              <w:tc>
                <w:p>
                  <w:r>
                    <w:t xml:space="preserve">Bảng lồng</w:t>
                  </w:r>
                </w:p>
              </w:tc>
            </w:tr>
          </w:tbl>
        </w:tc>
        <w:tc>
          <w:p>
            <w:r>
              <w:t xml:space="preserve">Ô 2</w:t>
            </w:r>
          </w:p>
        </w:tc>
      </w:tr>
    </w:tbl>
    <w:p>
      <w:r>
        <w:t xml:space="preserve">{{#if so_bao_gia}}Căn cứ báo giá số {{so_bao_gia}}{{/if}}</w:t>
      </w:r>
    </w:p>
    <w:p>
      <w:r>
        <w:t xml:space="preserve">Sai: {{1abc}} {{}} {{a-b}} {{  so_hop_dong  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